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064" w:rsidRPr="009D6C24" w:rsidRDefault="00F54064" w:rsidP="00F77672">
      <w:pPr>
        <w:jc w:val="both"/>
      </w:pPr>
    </w:p>
    <w:p w:rsidR="00FB3D86" w:rsidRPr="00F77672" w:rsidRDefault="00FB3D86" w:rsidP="00F77672">
      <w:pPr>
        <w:jc w:val="both"/>
        <w:rPr>
          <w:rFonts w:ascii="Bahnschrift" w:hAnsi="Bahnschrift"/>
          <w:b/>
          <w:sz w:val="72"/>
          <w:szCs w:val="72"/>
          <w:rPrChange w:id="0" w:author="rvr" w:date="2022-06-24T07:11:00Z">
            <w:rPr>
              <w:b/>
              <w:color w:val="FF0000"/>
              <w:sz w:val="44"/>
            </w:rPr>
          </w:rPrChange>
        </w:rPr>
      </w:pPr>
      <w:r w:rsidRPr="00F77672">
        <w:rPr>
          <w:rFonts w:ascii="Bahnschrift" w:hAnsi="Bahnschrift"/>
          <w:b/>
          <w:sz w:val="72"/>
          <w:szCs w:val="72"/>
          <w:rPrChange w:id="1" w:author="rvr" w:date="2022-06-24T07:11:00Z">
            <w:rPr>
              <w:b/>
              <w:color w:val="FF0000"/>
              <w:sz w:val="44"/>
            </w:rPr>
          </w:rPrChange>
        </w:rPr>
        <w:t>CS263-Web Technology Lab</w:t>
      </w:r>
    </w:p>
    <w:p w:rsidR="00FB3D86" w:rsidRPr="009D6C24" w:rsidRDefault="00FB3D86" w:rsidP="00F77672">
      <w:pPr>
        <w:jc w:val="both"/>
        <w:rPr>
          <w:b/>
          <w:sz w:val="44"/>
          <w:szCs w:val="44"/>
        </w:rPr>
      </w:pPr>
      <w:r w:rsidRPr="009D6C24">
        <w:rPr>
          <w:b/>
          <w:sz w:val="44"/>
          <w:szCs w:val="44"/>
        </w:rPr>
        <w:t>HTML</w:t>
      </w:r>
    </w:p>
    <w:p w:rsidR="00FB3D86" w:rsidRDefault="00FB3D86" w:rsidP="00F77672">
      <w:pPr>
        <w:pStyle w:val="ListParagraph"/>
        <w:numPr>
          <w:ilvl w:val="0"/>
          <w:numId w:val="1"/>
        </w:numPr>
        <w:jc w:val="both"/>
        <w:rPr>
          <w:b/>
          <w:sz w:val="32"/>
          <w:rPrChange w:id="2" w:author="rvr" w:date="2022-06-24T07:11:00Z">
            <w:rPr>
              <w:b/>
              <w:color w:val="00B050"/>
              <w:sz w:val="32"/>
            </w:rPr>
          </w:rPrChange>
        </w:rPr>
      </w:pPr>
      <w:r w:rsidRPr="009D6C24">
        <w:rPr>
          <w:b/>
          <w:sz w:val="32"/>
          <w:rPrChange w:id="3" w:author="rvr" w:date="2022-06-24T07:11:00Z">
            <w:rPr>
              <w:b/>
              <w:color w:val="00B050"/>
              <w:sz w:val="32"/>
            </w:rPr>
          </w:rPrChange>
        </w:rPr>
        <w:t xml:space="preserve">a. Create a table to show your class timetable. </w:t>
      </w:r>
    </w:p>
    <w:p w:rsidR="009D6C24" w:rsidRDefault="009D6C24" w:rsidP="00F77672">
      <w:pPr>
        <w:pStyle w:val="ListParagraph"/>
        <w:ind w:left="645"/>
        <w:jc w:val="both"/>
        <w:rPr>
          <w:ins w:id="4" w:author="rvr" w:date="2022-06-24T07:11:00Z"/>
          <w:b/>
          <w:sz w:val="32"/>
          <w:szCs w:val="32"/>
        </w:rPr>
      </w:pPr>
    </w:p>
    <w:p w:rsidR="009D6C24" w:rsidRDefault="009D6C24" w:rsidP="00F77672">
      <w:pPr>
        <w:pStyle w:val="ListParagraph"/>
        <w:ind w:left="645"/>
        <w:jc w:val="both"/>
        <w:rPr>
          <w:ins w:id="5" w:author="rvr" w:date="2022-06-24T07:11:00Z"/>
          <w:b/>
          <w:sz w:val="32"/>
          <w:szCs w:val="32"/>
        </w:rPr>
      </w:pPr>
      <w:ins w:id="6" w:author="rvr" w:date="2022-06-24T07:11:00Z">
        <w:r>
          <w:rPr>
            <w:b/>
            <w:sz w:val="32"/>
            <w:szCs w:val="32"/>
          </w:rPr>
          <w:t>Code: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ins w:id="8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&lt;!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DOCTYPE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html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0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html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lang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en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3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head</w:t>
        </w:r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meta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charset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UTF-8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meta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http-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equiv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X-UA-Compatible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content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IE=edge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meta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name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viewport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content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width=device-width, initial-scale=1.0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title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spellStart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TimeTable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title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link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rel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proofErr w:type="spellStart"/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preconnect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href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https://fonts.googleapis.com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link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rel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proofErr w:type="spellStart"/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stylesheet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href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https://fonts.googleapis.com/css2?family=Material+Symbols+Rounded:opsz</w:t>
        </w:r>
        <w:proofErr w:type="gramStart"/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,wght,FILL,GRAD@48,500,0,0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/&gt;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0" w:author="rvr" w:date="2022-06-24T07:11:00Z"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style</w:t>
        </w:r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2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body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background-</w:t>
        </w:r>
        <w:proofErr w:type="spell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202e38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6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000000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8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font-family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'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Zen Loop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',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cursive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4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font-size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larger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4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42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margin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4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4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4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4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4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i/>
            <w:iCs/>
            <w:color w:val="D78CE8"/>
            <w:sz w:val="21"/>
            <w:szCs w:val="21"/>
            <w:lang w:val="en-IN" w:eastAsia="en-IN"/>
          </w:rPr>
          <w:t>.</w:t>
        </w:r>
        <w:r w:rsidRPr="009D6C24">
          <w:rPr>
            <w:rFonts w:ascii="Consolas" w:eastAsia="Times New Roman" w:hAnsi="Consolas" w:cs="Times New Roman"/>
            <w:i/>
            <w:iCs/>
            <w:color w:val="A8DC41"/>
            <w:sz w:val="21"/>
            <w:szCs w:val="21"/>
            <w:lang w:val="en-IN" w:eastAsia="en-IN"/>
          </w:rPr>
          <w:t>content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4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4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margin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10px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5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5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height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100vh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5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5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5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5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56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i/>
            <w:iCs/>
            <w:color w:val="D78CE8"/>
            <w:sz w:val="21"/>
            <w:szCs w:val="21"/>
            <w:lang w:val="en-IN" w:eastAsia="en-IN"/>
          </w:rPr>
          <w:t>.</w:t>
        </w:r>
        <w:r w:rsidRPr="009D6C24">
          <w:rPr>
            <w:rFonts w:ascii="Consolas" w:eastAsia="Times New Roman" w:hAnsi="Consolas" w:cs="Times New Roman"/>
            <w:i/>
            <w:iCs/>
            <w:color w:val="A8DC41"/>
            <w:sz w:val="21"/>
            <w:szCs w:val="21"/>
            <w:lang w:val="en-IN" w:eastAsia="en-IN"/>
          </w:rPr>
          <w:t>wrap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5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58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display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flex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5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6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justify-content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center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6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62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align-items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center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6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6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width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90%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6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66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lastRenderedPageBreak/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margin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auto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6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68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padding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15px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10px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40px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6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7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border-radius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10px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7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72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background-</w:t>
        </w:r>
        <w:proofErr w:type="spell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0a1c2a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7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7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7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7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7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table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7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7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color w:val="36B3D5"/>
            <w:sz w:val="21"/>
            <w:szCs w:val="21"/>
            <w:lang w:val="en-IN" w:eastAsia="en-IN"/>
          </w:rPr>
          <w:t>rgba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(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240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,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248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,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255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,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0.708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);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8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8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font-weight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100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8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8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border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2px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solid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FF4C29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8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8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border-radius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5px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8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8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width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85%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8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8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font-family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'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Varela Round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',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sans-serif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9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9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caption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9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font-size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larger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9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9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00ccff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0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0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0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0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0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,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0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06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0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0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0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text-</w:t>
        </w:r>
        <w:proofErr w:type="gramEnd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align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center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1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width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12.5%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1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padding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5px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3px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1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18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1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2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background-</w:t>
        </w:r>
        <w:proofErr w:type="spell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2C394B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2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22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2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2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2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2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2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font-size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medium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2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2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background-</w:t>
        </w:r>
        <w:proofErr w:type="spell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334756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3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3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3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3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3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i/>
            <w:iCs/>
            <w:color w:val="D78CE8"/>
            <w:sz w:val="21"/>
            <w:szCs w:val="21"/>
            <w:lang w:val="en-IN" w:eastAsia="en-IN"/>
          </w:rPr>
          <w:t>.</w:t>
        </w:r>
        <w:r w:rsidRPr="009D6C24">
          <w:rPr>
            <w:rFonts w:ascii="Consolas" w:eastAsia="Times New Roman" w:hAnsi="Consolas" w:cs="Times New Roman"/>
            <w:i/>
            <w:iCs/>
            <w:color w:val="A8DC41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3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36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font-size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large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3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38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font-weight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600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3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4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4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4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4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h1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4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4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display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block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4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4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lastRenderedPageBreak/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text-</w:t>
        </w:r>
        <w:proofErr w:type="gramEnd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align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center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4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4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font-weight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bold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5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5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aliceblue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5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5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background-</w:t>
        </w:r>
        <w:proofErr w:type="spell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0a1c2a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5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5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border-radius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5px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5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5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5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5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6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i/>
            <w:iCs/>
            <w:color w:val="D78CE8"/>
            <w:sz w:val="21"/>
            <w:szCs w:val="21"/>
            <w:lang w:val="en-IN" w:eastAsia="en-IN"/>
          </w:rPr>
          <w:t>.</w:t>
        </w:r>
        <w:r w:rsidRPr="009D6C24">
          <w:rPr>
            <w:rFonts w:ascii="Consolas" w:eastAsia="Times New Roman" w:hAnsi="Consolas" w:cs="Times New Roman"/>
            <w:i/>
            <w:iCs/>
            <w:color w:val="A8DC41"/>
            <w:sz w:val="21"/>
            <w:szCs w:val="21"/>
            <w:lang w:val="en-IN" w:eastAsia="en-IN"/>
          </w:rPr>
          <w:t>subhead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6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62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padding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0px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25px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6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64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65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6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6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h2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{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6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6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margin-left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6%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7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7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display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09361"/>
            <w:sz w:val="21"/>
            <w:szCs w:val="21"/>
            <w:lang w:val="en-IN" w:eastAsia="en-IN"/>
          </w:rPr>
          <w:t>inline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7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7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000000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7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7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background-</w:t>
        </w:r>
        <w:proofErr w:type="spell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color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b/>
            <w:bCs/>
            <w:color w:val="D78CE8"/>
            <w:sz w:val="21"/>
            <w:szCs w:val="21"/>
            <w:lang w:val="en-IN" w:eastAsia="en-IN"/>
          </w:rPr>
          <w:t>#</w:t>
        </w:r>
        <w:r w:rsidRPr="009D6C24">
          <w:rPr>
            <w:rFonts w:ascii="Consolas" w:eastAsia="Times New Roman" w:hAnsi="Consolas" w:cs="Times New Roman"/>
            <w:b/>
            <w:bCs/>
            <w:color w:val="C561ED"/>
            <w:sz w:val="21"/>
            <w:szCs w:val="21"/>
            <w:lang w:val="en-IN" w:eastAsia="en-IN"/>
          </w:rPr>
          <w:t>ffffff7c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7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7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padding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0px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10px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7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7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proofErr w:type="gramStart"/>
        <w:r w:rsidRPr="009D6C24">
          <w:rPr>
            <w:rFonts w:ascii="Consolas" w:eastAsia="Times New Roman" w:hAnsi="Consolas" w:cs="Times New Roman"/>
            <w:color w:val="41A57B"/>
            <w:sz w:val="21"/>
            <w:szCs w:val="21"/>
            <w:lang w:val="en-IN" w:eastAsia="en-IN"/>
          </w:rPr>
          <w:t>border-radius</w:t>
        </w:r>
        <w:proofErr w:type="gram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: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color w:val="F4A556"/>
            <w:sz w:val="21"/>
            <w:szCs w:val="21"/>
            <w:lang w:val="en-IN" w:eastAsia="en-IN"/>
          </w:rPr>
          <w:t>30px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8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}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8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style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85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head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7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88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body</w:t>
        </w:r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89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90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header</w:t>
        </w:r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9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9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9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header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9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9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div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content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9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9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h1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TimeTable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h1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19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19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div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subhead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0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0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h2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B-Tech II Year II Semester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h2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0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0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div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0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0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div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wrap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0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0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table</w:t>
        </w:r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0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0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caption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Time Table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caption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1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1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1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1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Day-Time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1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1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8-9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1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1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9-10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1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1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10-11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2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2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11-12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2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2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12-1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2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2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1-2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2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2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2-3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th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2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2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3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3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3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3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lastRenderedPageBreak/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Monday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3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3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colspan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3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larr</w:t>
        </w:r>
        <w:proofErr w:type="gramStart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WT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Lab(C-III)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rarr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3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3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rowspan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6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Lunch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Lunch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3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3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DBMS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4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4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OS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4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4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Sports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4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4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4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4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4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4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Tueday</w:t>
        </w:r>
        <w:proofErr w:type="spell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5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5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5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5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E&amp;HV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5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5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CS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5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5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colspan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3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larr</w:t>
        </w:r>
        <w:proofErr w:type="gramStart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DBMS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Lab(C-III)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rarr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5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5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6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6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6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6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Wednesday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6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6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OS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6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6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DBMS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6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6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WT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7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7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7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7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CS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7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7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Library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7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7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7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7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8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8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Thursday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8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8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8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8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OS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8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8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DBMS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8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8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SOC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9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9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CS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9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9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WT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9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9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9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9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29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29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Friday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0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0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colspan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3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larr</w:t>
        </w:r>
        <w:proofErr w:type="gramStart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CS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Lab(C-III)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rarr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0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0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CS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0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0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DBMS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0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0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WT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0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0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1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1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1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1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class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day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Saturday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1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1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colspan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2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larr</w:t>
        </w:r>
        <w:proofErr w:type="gramStart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SOC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Lab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rarr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1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1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WT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1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1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E&amp;HV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2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21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proofErr w:type="spellStart"/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colspan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2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</w:t>
        </w:r>
        <w:r w:rsidRPr="009D6C24">
          <w:rPr>
            <w:rFonts w:ascii="Consolas" w:eastAsia="Times New Roman" w:hAnsi="Consolas" w:cs="Times New Roman"/>
            <w:i/>
            <w:iCs/>
            <w:color w:val="D8BB50"/>
            <w:sz w:val="21"/>
            <w:szCs w:val="21"/>
            <w:lang w:val="en-IN" w:eastAsia="en-IN"/>
          </w:rPr>
          <w:t>id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="</w:t>
        </w:r>
        <w:r w:rsidRPr="009D6C24">
          <w:rPr>
            <w:rFonts w:ascii="Consolas" w:eastAsia="Times New Roman" w:hAnsi="Consolas" w:cs="Times New Roman"/>
            <w:color w:val="5DCB9B"/>
            <w:sz w:val="21"/>
            <w:szCs w:val="21"/>
            <w:lang w:val="en-IN" w:eastAsia="en-IN"/>
          </w:rPr>
          <w:t>CC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"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larr</w:t>
        </w:r>
        <w:proofErr w:type="gramStart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Competitive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 Coding(E-LE)</w:t>
        </w:r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&amp;</w:t>
        </w:r>
        <w:proofErr w:type="spellStart"/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>rarr</w:t>
        </w:r>
        <w:proofErr w:type="spellEnd"/>
        <w:r w:rsidRPr="009D6C24">
          <w:rPr>
            <w:rFonts w:ascii="Consolas" w:eastAsia="Times New Roman" w:hAnsi="Consolas" w:cs="Times New Roman"/>
            <w:color w:val="D78CE8"/>
            <w:sz w:val="21"/>
            <w:szCs w:val="21"/>
            <w:lang w:val="en-IN" w:eastAsia="en-IN"/>
          </w:rPr>
          <w:t>;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td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22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23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lastRenderedPageBreak/>
          <w:t xml:space="preserve">    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proofErr w:type="spellStart"/>
        <w:proofErr w:type="gramStart"/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tr</w:t>
        </w:r>
        <w:proofErr w:type="spellEnd"/>
        <w:proofErr w:type="gramEnd"/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2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25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table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26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27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div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28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29" w:author="rvr" w:date="2022-06-24T07:11:00Z">
        <w:r w:rsidRPr="009D6C24">
          <w:rPr>
            <w:rFonts w:ascii="Consolas" w:eastAsia="Times New Roman" w:hAnsi="Consolas" w:cs="Times New Roman"/>
            <w:color w:val="CEDBDB"/>
            <w:sz w:val="21"/>
            <w:szCs w:val="21"/>
            <w:lang w:val="en-IN" w:eastAsia="en-IN"/>
          </w:rPr>
          <w:t xml:space="preserve">    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div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30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31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32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body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33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ins w:id="334" w:author="rvr" w:date="2022-06-24T07:11:00Z"/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ins w:id="335" w:author="rvr" w:date="2022-06-24T07:11:00Z"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&lt;/</w:t>
        </w:r>
        <w:r w:rsidRPr="009D6C24">
          <w:rPr>
            <w:rFonts w:ascii="Consolas" w:eastAsia="Times New Roman" w:hAnsi="Consolas" w:cs="Times New Roman"/>
            <w:color w:val="E33939"/>
            <w:sz w:val="21"/>
            <w:szCs w:val="21"/>
            <w:lang w:val="en-IN" w:eastAsia="en-IN"/>
          </w:rPr>
          <w:t>html</w:t>
        </w:r>
        <w:r w:rsidRPr="009D6C24">
          <w:rPr>
            <w:rFonts w:ascii="Consolas" w:eastAsia="Times New Roman" w:hAnsi="Consolas" w:cs="Times New Roman"/>
            <w:b/>
            <w:bCs/>
            <w:color w:val="D3367A"/>
            <w:sz w:val="21"/>
            <w:szCs w:val="21"/>
            <w:lang w:val="en-IN" w:eastAsia="en-IN"/>
          </w:rPr>
          <w:t>&gt;</w:t>
        </w:r>
      </w:ins>
    </w:p>
    <w:p w:rsidR="009D6C24" w:rsidRDefault="009D6C24" w:rsidP="00F77672">
      <w:pPr>
        <w:pStyle w:val="ListParagraph"/>
        <w:ind w:left="645"/>
        <w:jc w:val="both"/>
        <w:rPr>
          <w:b/>
          <w:sz w:val="32"/>
          <w:szCs w:val="32"/>
        </w:rPr>
      </w:pPr>
    </w:p>
    <w:p w:rsidR="009D6C24" w:rsidRDefault="009D6C24" w:rsidP="00F77672">
      <w:pPr>
        <w:pStyle w:val="ListParagraph"/>
        <w:ind w:left="645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9D6C24" w:rsidRPr="009D6C24" w:rsidRDefault="009D6C24" w:rsidP="00F77672">
      <w:pPr>
        <w:pStyle w:val="ListParagraph"/>
        <w:ind w:left="645"/>
        <w:jc w:val="both"/>
        <w:rPr>
          <w:ins w:id="336" w:author="rvr" w:date="2022-06-24T07:11:00Z"/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86" w:rsidRDefault="00FB3D86" w:rsidP="00F77672">
      <w:pPr>
        <w:ind w:left="1080" w:hanging="795"/>
        <w:jc w:val="both"/>
        <w:rPr>
          <w:b/>
          <w:sz w:val="32"/>
        </w:rPr>
      </w:pPr>
      <w:r w:rsidRPr="009D6C24">
        <w:rPr>
          <w:b/>
          <w:sz w:val="32"/>
          <w:rPrChange w:id="337" w:author="rvr" w:date="2022-06-24T07:11:00Z">
            <w:rPr>
              <w:b/>
              <w:color w:val="00B050"/>
              <w:sz w:val="32"/>
            </w:rPr>
          </w:rPrChange>
        </w:rPr>
        <w:t xml:space="preserve">      b. Use tables to provide layout to your HTML page describing your college infrastructure. </w:t>
      </w:r>
    </w:p>
    <w:p w:rsidR="009D6C24" w:rsidRDefault="009D6C24" w:rsidP="00F77672">
      <w:pPr>
        <w:ind w:left="1080" w:hanging="795"/>
        <w:jc w:val="both"/>
        <w:rPr>
          <w:b/>
          <w:sz w:val="32"/>
        </w:rPr>
      </w:pPr>
      <w:r>
        <w:rPr>
          <w:b/>
          <w:sz w:val="32"/>
        </w:rPr>
        <w:t>Code: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InfraStructureTable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table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100vw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header1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beige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navigate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252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252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navg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list-style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navg</w:t>
      </w:r>
      <w:proofErr w:type="spellEnd"/>
      <w:r w:rsidRPr="009D6C24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2px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in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ghostwhite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End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lavender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text-decoration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black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lastRenderedPageBreak/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table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header1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colspan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4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RVR&amp;JC College of Engineering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tr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colpan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1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navigate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navg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Main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Cyber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Digital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Centianal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Silver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Jubliee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MainBody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colspan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3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RVR&amp;JC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InfraStructure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Information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rarr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Administrative Block 1773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sq.m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. (19077.48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) (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ground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floor of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main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building).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Principal Office 280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sq.mts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. (3012.8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Staff Room 2472.35 sq.mt. (26602.486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Common Room 668.15 sq.mt. (7189.294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Canteen 1485.69 sq.mt. (15,986.02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Auditorium 743+743+1860 = 3346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sq.mts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Internet facilities (35989.36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    1 GBPS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Medical facilities Dispensary provided in the college. Medicines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supplied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free of cost to all students and staff. 2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    Doctors, 1 Pharmacist and 1 Female Nurse are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    appointed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End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    Dispensary with free medicines provided in all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hostels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with a Doctor and an Assistant.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Transport facilities 28 buses provided for students and staff.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tr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End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colspan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4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larr</w:t>
      </w:r>
      <w:proofErr w:type="gramStart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End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of the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Article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rarr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tr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table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Default="009D6C24" w:rsidP="00F77672">
      <w:pPr>
        <w:jc w:val="both"/>
        <w:rPr>
          <w:b/>
          <w:sz w:val="32"/>
        </w:rPr>
      </w:pPr>
      <w:r>
        <w:rPr>
          <w:b/>
          <w:sz w:val="32"/>
        </w:rPr>
        <w:t>Output:</w:t>
      </w:r>
    </w:p>
    <w:p w:rsidR="009D6C24" w:rsidRPr="009D6C24" w:rsidRDefault="009D6C24" w:rsidP="00F77672">
      <w:pPr>
        <w:jc w:val="both"/>
        <w:rPr>
          <w:b/>
          <w:sz w:val="32"/>
          <w:rPrChange w:id="338" w:author="rvr" w:date="2022-06-24T07:11:00Z">
            <w:rPr>
              <w:b/>
              <w:color w:val="00B050"/>
              <w:sz w:val="32"/>
            </w:rPr>
          </w:rPrChange>
        </w:rPr>
      </w:pPr>
      <w:r>
        <w:rPr>
          <w:b/>
          <w:noProof/>
          <w:sz w:val="32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86" w:rsidRDefault="00FB3D86" w:rsidP="00F77672">
      <w:pPr>
        <w:ind w:left="1080" w:hanging="1080"/>
        <w:jc w:val="both"/>
        <w:rPr>
          <w:b/>
          <w:sz w:val="32"/>
          <w:rPrChange w:id="339" w:author="rvr" w:date="2022-06-24T07:11:00Z">
            <w:rPr>
              <w:b/>
              <w:color w:val="00B050"/>
              <w:sz w:val="32"/>
            </w:rPr>
          </w:rPrChange>
        </w:rPr>
      </w:pPr>
      <w:r w:rsidRPr="009D6C24">
        <w:rPr>
          <w:b/>
          <w:sz w:val="32"/>
          <w:rPrChange w:id="340" w:author="rvr" w:date="2022-06-24T07:11:00Z">
            <w:rPr>
              <w:b/>
              <w:color w:val="00B050"/>
              <w:sz w:val="32"/>
            </w:rPr>
          </w:rPrChange>
        </w:rPr>
        <w:t xml:space="preserve">          </w:t>
      </w:r>
      <w:proofErr w:type="gramStart"/>
      <w:r w:rsidRPr="009D6C24">
        <w:rPr>
          <w:b/>
          <w:sz w:val="32"/>
          <w:rPrChange w:id="341" w:author="rvr" w:date="2022-06-24T07:11:00Z">
            <w:rPr>
              <w:b/>
              <w:color w:val="00B050"/>
              <w:sz w:val="32"/>
            </w:rPr>
          </w:rPrChange>
        </w:rPr>
        <w:t>c</w:t>
      </w:r>
      <w:proofErr w:type="gramEnd"/>
      <w:r w:rsidRPr="009D6C24">
        <w:rPr>
          <w:b/>
          <w:sz w:val="32"/>
          <w:rPrChange w:id="342" w:author="rvr" w:date="2022-06-24T07:11:00Z">
            <w:rPr>
              <w:b/>
              <w:color w:val="00B050"/>
              <w:sz w:val="32"/>
            </w:rPr>
          </w:rPrChange>
        </w:rPr>
        <w:t xml:space="preserve">. Use &lt;span&gt; and &lt;div&gt; tags to provide a layout to the above   page instead of a table layout.  </w:t>
      </w:r>
    </w:p>
    <w:p w:rsidR="009D6C24" w:rsidRDefault="009D6C24" w:rsidP="00F7767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InfraStructure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Div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and Span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header1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beige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/*</w:t>
      </w:r>
      <w:r w:rsidRPr="009D6C24">
        <w:rPr>
          <w:rFonts w:ascii="Consolas" w:eastAsia="Times New Roman" w:hAnsi="Consolas" w:cs="Times New Roman"/>
          <w:color w:val="515454"/>
          <w:sz w:val="21"/>
          <w:szCs w:val="21"/>
          <w:lang w:val="en-IN" w:eastAsia="en-IN"/>
        </w:rPr>
        <w:t xml:space="preserve"> height: 110px; </w:t>
      </w:r>
      <w:r w:rsidRPr="009D6C24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*/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100vw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navigate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20%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252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252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in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80%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ghostwhite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navg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list-style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navg</w:t>
      </w:r>
      <w:proofErr w:type="spellEnd"/>
      <w:r w:rsidRPr="009D6C24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2px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24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navigate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in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float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left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400px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box-sizing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border-box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text-decoration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black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End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box-sizing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border-box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lavender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header1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RVR&amp;JC College of Engineering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mainbody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navigate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navg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Main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Cyber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Digital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Centianal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Silver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Jubliee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Block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RVR&amp;JC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InfraStructure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Information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rarr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Administrative Block 1773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sq.m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. (19077.48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) (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ground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floor of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main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building).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Principal Office 280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sq.mts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. (3012.8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Staff Room 2472.35 sq.mt. (26602.486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Common Room 668.15 sq.mt. (7189.294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Canteen 1485.69 sq.mt. (15,986.02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Auditorium 743+743+1860 = 3346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sq.mts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Internet facilities (35989.36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sq.ft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.)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1 GBPS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Medical facilities Dispensary provided in the college. Medicines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supplied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free of cost to all students and staff. 2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Doctors, 1 Pharmacist and 1 Female Nurse are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appointed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End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Dispensary with free medicines provided in all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hostels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with a Doctor and an Assistant.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Transport facilities 28 buses provided for students and staff.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End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larr</w:t>
      </w:r>
      <w:proofErr w:type="gramStart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End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of the </w:t>
      </w:r>
      <w:proofErr w:type="spellStart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Article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rarr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Default="009D6C24" w:rsidP="00F77672">
      <w:pPr>
        <w:jc w:val="both"/>
        <w:rPr>
          <w:b/>
          <w:sz w:val="32"/>
          <w:szCs w:val="32"/>
        </w:rPr>
      </w:pPr>
    </w:p>
    <w:p w:rsidR="009D6C24" w:rsidRDefault="009D6C24" w:rsidP="00F7767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  <w:r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24" w:rsidRPr="009D6C24" w:rsidRDefault="009D6C24" w:rsidP="00F77672">
      <w:pPr>
        <w:jc w:val="both"/>
        <w:rPr>
          <w:b/>
          <w:sz w:val="32"/>
          <w:szCs w:val="32"/>
        </w:rPr>
      </w:pPr>
    </w:p>
    <w:p w:rsidR="000C0F21" w:rsidRPr="009D6C24" w:rsidRDefault="000C0F21" w:rsidP="00F77672">
      <w:pPr>
        <w:jc w:val="both"/>
        <w:rPr>
          <w:del w:id="343" w:author="rvr" w:date="2022-06-24T07:11:00Z"/>
          <w:b/>
          <w:sz w:val="32"/>
          <w:szCs w:val="32"/>
        </w:rPr>
      </w:pPr>
    </w:p>
    <w:p w:rsidR="00FB3D86" w:rsidRPr="009D6C24" w:rsidRDefault="00FB3D86" w:rsidP="00F77672">
      <w:pPr>
        <w:pStyle w:val="ListParagraph"/>
        <w:numPr>
          <w:ilvl w:val="0"/>
          <w:numId w:val="1"/>
        </w:numPr>
        <w:tabs>
          <w:tab w:val="left" w:pos="720"/>
        </w:tabs>
        <w:jc w:val="both"/>
        <w:rPr>
          <w:b/>
          <w:sz w:val="32"/>
        </w:rPr>
      </w:pPr>
      <w:r w:rsidRPr="009D6C24">
        <w:rPr>
          <w:b/>
          <w:sz w:val="32"/>
          <w:rPrChange w:id="344" w:author="rvr" w:date="2022-06-24T07:11:00Z">
            <w:rPr>
              <w:b/>
              <w:color w:val="0070C0"/>
              <w:sz w:val="32"/>
            </w:rPr>
          </w:rPrChange>
        </w:rPr>
        <w:t xml:space="preserve">a. Use frames such that page is divided into 3 frames 20% on left to show contents of pages, 60% in center to show body of page, remaining on right to show remarks. </w:t>
      </w:r>
    </w:p>
    <w:p w:rsidR="009D6C24" w:rsidRDefault="009D6C24" w:rsidP="00F77672">
      <w:pPr>
        <w:tabs>
          <w:tab w:val="left" w:pos="720"/>
        </w:tabs>
        <w:ind w:left="285"/>
        <w:jc w:val="both"/>
        <w:rPr>
          <w:b/>
          <w:sz w:val="32"/>
        </w:rPr>
      </w:pPr>
      <w:r>
        <w:rPr>
          <w:b/>
          <w:sz w:val="32"/>
        </w:rPr>
        <w:t>Code:</w:t>
      </w:r>
    </w:p>
    <w:p w:rsidR="009D6C24" w:rsidRDefault="009D6C24" w:rsidP="00F77672">
      <w:pPr>
        <w:tabs>
          <w:tab w:val="left" w:pos="720"/>
        </w:tabs>
        <w:ind w:left="285"/>
        <w:jc w:val="both"/>
        <w:rPr>
          <w:b/>
          <w:sz w:val="32"/>
        </w:rPr>
      </w:pPr>
      <w:r>
        <w:rPr>
          <w:b/>
          <w:sz w:val="32"/>
        </w:rPr>
        <w:t>Main</w:t>
      </w:r>
      <w:proofErr w:type="gramStart"/>
      <w:r>
        <w:rPr>
          <w:b/>
          <w:sz w:val="32"/>
        </w:rPr>
        <w:t>::</w:t>
      </w:r>
      <w:proofErr w:type="gramEnd"/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link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https://fonts.googleapis.com/css2?family=Varela+Round&amp;family=Zen+Loop&amp;display=swap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rel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stylesheet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FrameSplit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170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248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254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7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font-family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Zen Loop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cursive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font-size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larger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letter-spacing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0.284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70px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Inline Frames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2aCont.html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width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20%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height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330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2b.html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height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330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width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gramStart"/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60%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2aremark.html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width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18%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height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330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iframe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lastRenderedPageBreak/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Default="009D6C24" w:rsidP="00F77672">
      <w:pPr>
        <w:tabs>
          <w:tab w:val="left" w:pos="720"/>
        </w:tabs>
        <w:jc w:val="both"/>
        <w:rPr>
          <w:b/>
          <w:sz w:val="32"/>
        </w:rPr>
      </w:pPr>
      <w:r>
        <w:rPr>
          <w:b/>
          <w:sz w:val="32"/>
        </w:rPr>
        <w:t>Sub1: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Document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3F3351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9D6C24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9D6C24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1F1D36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aliceblue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proofErr w:type="spell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cyan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list-style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9D6C24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9D6C24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9D6C24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9D6C24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Contents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proofErr w:type="gram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Home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Products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FAQ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About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Contact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9D6C24" w:rsidRPr="009D6C24" w:rsidRDefault="009D6C24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9D6C24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9D6C24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9D6C24" w:rsidRDefault="009D6C24" w:rsidP="00F77672">
      <w:pPr>
        <w:tabs>
          <w:tab w:val="left" w:pos="720"/>
        </w:tabs>
        <w:jc w:val="both"/>
        <w:rPr>
          <w:b/>
          <w:sz w:val="32"/>
        </w:rPr>
      </w:pPr>
      <w:r>
        <w:rPr>
          <w:b/>
          <w:sz w:val="32"/>
        </w:rPr>
        <w:t xml:space="preserve"> </w:t>
      </w:r>
    </w:p>
    <w:p w:rsidR="00DB53D6" w:rsidRDefault="00DB53D6" w:rsidP="00F77672">
      <w:pPr>
        <w:tabs>
          <w:tab w:val="left" w:pos="720"/>
        </w:tabs>
        <w:jc w:val="both"/>
        <w:rPr>
          <w:b/>
          <w:sz w:val="32"/>
        </w:rPr>
      </w:pPr>
    </w:p>
    <w:p w:rsidR="009D6C24" w:rsidRDefault="00DB53D6" w:rsidP="00F77672">
      <w:pPr>
        <w:tabs>
          <w:tab w:val="left" w:pos="720"/>
        </w:tabs>
        <w:jc w:val="both"/>
        <w:rPr>
          <w:b/>
          <w:sz w:val="32"/>
        </w:rPr>
      </w:pPr>
      <w:r>
        <w:rPr>
          <w:b/>
          <w:sz w:val="32"/>
        </w:rPr>
        <w:t>Sub2: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Remarks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style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background</w:t>
      </w:r>
      <w:proofErr w:type="gram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:#</w:t>
      </w:r>
      <w:proofErr w:type="gramEnd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100a1d;color:aliceblue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Remarks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Default="00DB53D6" w:rsidP="00F77672">
      <w:pPr>
        <w:tabs>
          <w:tab w:val="left" w:pos="720"/>
        </w:tabs>
        <w:jc w:val="both"/>
        <w:rPr>
          <w:b/>
          <w:sz w:val="32"/>
        </w:rPr>
      </w:pPr>
    </w:p>
    <w:p w:rsidR="00DB53D6" w:rsidRDefault="00DB53D6" w:rsidP="00F77672">
      <w:pPr>
        <w:tabs>
          <w:tab w:val="left" w:pos="720"/>
        </w:tabs>
        <w:jc w:val="both"/>
        <w:rPr>
          <w:b/>
          <w:sz w:val="32"/>
        </w:rPr>
      </w:pPr>
      <w:r>
        <w:rPr>
          <w:b/>
          <w:sz w:val="32"/>
        </w:rPr>
        <w:t>Output:</w:t>
      </w:r>
    </w:p>
    <w:p w:rsidR="00DB53D6" w:rsidRPr="009D6C24" w:rsidRDefault="00DB53D6" w:rsidP="00F77672">
      <w:pPr>
        <w:tabs>
          <w:tab w:val="left" w:pos="720"/>
        </w:tabs>
        <w:jc w:val="both"/>
        <w:rPr>
          <w:b/>
          <w:sz w:val="32"/>
          <w:rPrChange w:id="345" w:author="rvr" w:date="2022-06-24T07:11:00Z">
            <w:rPr>
              <w:b/>
              <w:color w:val="0070C0"/>
              <w:sz w:val="32"/>
            </w:rPr>
          </w:rPrChange>
        </w:rPr>
      </w:pPr>
      <w:r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D6" w:rsidRDefault="00E57E5E" w:rsidP="00F77672">
      <w:pPr>
        <w:jc w:val="both"/>
        <w:rPr>
          <w:b/>
          <w:sz w:val="32"/>
        </w:rPr>
      </w:pPr>
      <w:r w:rsidRPr="009D6C24">
        <w:rPr>
          <w:b/>
          <w:sz w:val="32"/>
          <w:rPrChange w:id="346" w:author="rvr" w:date="2022-06-24T07:11:00Z">
            <w:rPr>
              <w:b/>
              <w:color w:val="0070C0"/>
              <w:sz w:val="32"/>
            </w:rPr>
          </w:rPrChange>
        </w:rPr>
        <w:t xml:space="preserve">     </w:t>
      </w:r>
      <w:r w:rsidR="00FB3D86" w:rsidRPr="009D6C24">
        <w:rPr>
          <w:b/>
          <w:sz w:val="32"/>
          <w:rPrChange w:id="347" w:author="rvr" w:date="2022-06-24T07:11:00Z">
            <w:rPr>
              <w:b/>
              <w:color w:val="0070C0"/>
              <w:sz w:val="32"/>
            </w:rPr>
          </w:rPrChange>
        </w:rPr>
        <w:t xml:space="preserve">b. Embed Audio and Video into your HTML web page.  </w:t>
      </w:r>
    </w:p>
    <w:p w:rsidR="00DB53D6" w:rsidRDefault="00DB53D6" w:rsidP="00F77672">
      <w:pPr>
        <w:jc w:val="both"/>
        <w:rPr>
          <w:b/>
          <w:sz w:val="32"/>
        </w:rPr>
      </w:pPr>
      <w:r>
        <w:rPr>
          <w:b/>
          <w:sz w:val="32"/>
        </w:rPr>
        <w:t>Code: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link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https://fonts.googleapis.com/css2?family=Varela+Round&amp;family=Zen+Loop&amp;display=swap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rel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stylesheet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145a6b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font-family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zen</w:t>
      </w:r>
      <w:proofErr w:type="spellEnd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 xml:space="preserve"> loop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header1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00000057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aliceblue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i/>
          <w:iCs/>
          <w:color w:val="3A9BF0"/>
          <w:sz w:val="21"/>
          <w:szCs w:val="21"/>
          <w:lang w:val="en-IN" w:eastAsia="en-IN"/>
        </w:rPr>
        <w:t>Head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/*</w:t>
      </w:r>
      <w:r w:rsidRPr="00DB53D6">
        <w:rPr>
          <w:rFonts w:ascii="Consolas" w:eastAsia="Times New Roman" w:hAnsi="Consolas" w:cs="Times New Roman"/>
          <w:color w:val="515454"/>
          <w:sz w:val="21"/>
          <w:szCs w:val="21"/>
          <w:lang w:val="en-IN" w:eastAsia="en-IN"/>
        </w:rPr>
        <w:t xml:space="preserve"> flex: 1; </w:t>
      </w:r>
      <w:r w:rsidRPr="00DB53D6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*/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0.315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60%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4px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i/>
          <w:iCs/>
          <w:color w:val="3A9BF0"/>
          <w:sz w:val="21"/>
          <w:szCs w:val="21"/>
          <w:lang w:val="en-IN" w:eastAsia="en-IN"/>
        </w:rPr>
        <w:t>sub01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/*</w:t>
      </w:r>
      <w:r w:rsidRPr="00DB53D6">
        <w:rPr>
          <w:rFonts w:ascii="Consolas" w:eastAsia="Times New Roman" w:hAnsi="Consolas" w:cs="Times New Roman"/>
          <w:color w:val="515454"/>
          <w:sz w:val="21"/>
          <w:szCs w:val="21"/>
          <w:lang w:val="en-IN" w:eastAsia="en-IN"/>
        </w:rPr>
        <w:t xml:space="preserve"> flex: 2; </w:t>
      </w:r>
      <w:r w:rsidRPr="00DB53D6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*/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240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248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0.836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black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4px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main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60%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space-between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Aud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Vid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49%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float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left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box-sizing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border-box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0000002f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24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bookmarkStart w:id="348" w:name="_GoBack"/>
    </w:p>
    <w:bookmarkEnd w:id="348"/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Aud1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100px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text1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0000004e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aliceblue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60%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text2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240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248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0.597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video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20vw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Audio and Video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header1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id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MultiMedia</w:t>
      </w:r>
      <w:proofErr w:type="spell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id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sub01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Audio </w:t>
      </w:r>
      <w:r w:rsidRPr="00DB53D6">
        <w:rPr>
          <w:rFonts w:ascii="Segoe UI Symbol" w:eastAsia="Times New Roman" w:hAnsi="Segoe UI Symbol" w:cs="Segoe UI Symbol"/>
          <w:color w:val="CEDBDB"/>
          <w:sz w:val="21"/>
          <w:szCs w:val="21"/>
          <w:lang w:val="en-IN" w:eastAsia="en-IN"/>
        </w:rPr>
        <w:t>🎵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and Video </w:t>
      </w:r>
      <w:r w:rsidRPr="00DB53D6">
        <w:rPr>
          <w:rFonts w:ascii="Segoe UI Symbol" w:eastAsia="Times New Roman" w:hAnsi="Segoe UI Symbol" w:cs="Segoe UI Symbol"/>
          <w:color w:val="CEDBDB"/>
          <w:sz w:val="21"/>
          <w:szCs w:val="21"/>
          <w:lang w:val="en-IN" w:eastAsia="en-IN"/>
        </w:rPr>
        <w:t>🎞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️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main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Aud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text1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Audio Embedding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text2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Click Here to Play the Song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darr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Aud1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audio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controls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source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song1.mp3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type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audio/mp3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Browser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Doesn't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support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audio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text1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Video Embedding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text2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Click Here to Play the Video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darr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video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controls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source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https://www.learningcontainer.com/wp-content/uploads/2020/05/sample-mp4-file.mp4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type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video/mp4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Browser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Doesn't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support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video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Default="00DB53D6" w:rsidP="00F77672">
      <w:pPr>
        <w:jc w:val="both"/>
        <w:rPr>
          <w:b/>
          <w:sz w:val="32"/>
        </w:rPr>
      </w:pPr>
    </w:p>
    <w:p w:rsidR="00DB53D6" w:rsidRDefault="00DB53D6" w:rsidP="00F77672">
      <w:pPr>
        <w:jc w:val="both"/>
        <w:rPr>
          <w:b/>
          <w:sz w:val="32"/>
        </w:rPr>
      </w:pPr>
      <w:r>
        <w:rPr>
          <w:b/>
          <w:sz w:val="32"/>
        </w:rPr>
        <w:t>Output:</w:t>
      </w:r>
    </w:p>
    <w:p w:rsidR="00DB53D6" w:rsidRPr="009D6C24" w:rsidRDefault="00DB53D6" w:rsidP="00F77672">
      <w:pPr>
        <w:jc w:val="both"/>
        <w:rPr>
          <w:b/>
          <w:sz w:val="32"/>
          <w:rPrChange w:id="349" w:author="rvr" w:date="2022-06-24T07:11:00Z">
            <w:rPr>
              <w:b/>
              <w:color w:val="0070C0"/>
              <w:sz w:val="32"/>
            </w:rPr>
          </w:rPrChange>
        </w:rPr>
      </w:pPr>
      <w:r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86" w:rsidRPr="009D6C24" w:rsidRDefault="00FB3D86" w:rsidP="00F77672">
      <w:pPr>
        <w:ind w:left="630" w:hanging="630"/>
        <w:jc w:val="both"/>
        <w:rPr>
          <w:b/>
          <w:sz w:val="32"/>
          <w:rPrChange w:id="350" w:author="rvr" w:date="2022-06-24T07:11:00Z">
            <w:rPr>
              <w:b/>
              <w:color w:val="7030A0"/>
              <w:sz w:val="32"/>
            </w:rPr>
          </w:rPrChange>
        </w:rPr>
      </w:pPr>
      <w:r w:rsidRPr="009D6C24">
        <w:rPr>
          <w:b/>
          <w:sz w:val="32"/>
          <w:rPrChange w:id="351" w:author="rvr" w:date="2022-06-24T07:11:00Z">
            <w:rPr>
              <w:b/>
              <w:color w:val="7030A0"/>
              <w:sz w:val="32"/>
            </w:rPr>
          </w:rPrChange>
        </w:rPr>
        <w:t xml:space="preserve">3. a. Create a webpage with HTML describing your department use paragraph and list tags. </w:t>
      </w:r>
    </w:p>
    <w:p w:rsidR="00FB3D86" w:rsidRPr="009D6C24" w:rsidRDefault="00E57E5E" w:rsidP="00F77672">
      <w:pPr>
        <w:ind w:left="630" w:hanging="630"/>
        <w:jc w:val="both"/>
        <w:rPr>
          <w:b/>
          <w:sz w:val="32"/>
          <w:rPrChange w:id="352" w:author="rvr" w:date="2022-06-24T07:11:00Z">
            <w:rPr>
              <w:b/>
              <w:color w:val="7030A0"/>
              <w:sz w:val="32"/>
            </w:rPr>
          </w:rPrChange>
        </w:rPr>
      </w:pPr>
      <w:r w:rsidRPr="009D6C24">
        <w:rPr>
          <w:b/>
          <w:sz w:val="32"/>
          <w:rPrChange w:id="353" w:author="rvr" w:date="2022-06-24T07:11:00Z">
            <w:rPr>
              <w:b/>
              <w:color w:val="7030A0"/>
              <w:sz w:val="32"/>
            </w:rPr>
          </w:rPrChange>
        </w:rPr>
        <w:t xml:space="preserve">     </w:t>
      </w:r>
      <w:r w:rsidR="00FB3D86" w:rsidRPr="009D6C24">
        <w:rPr>
          <w:b/>
          <w:sz w:val="32"/>
          <w:rPrChange w:id="354" w:author="rvr" w:date="2022-06-24T07:11:00Z">
            <w:rPr>
              <w:b/>
              <w:color w:val="7030A0"/>
              <w:sz w:val="32"/>
            </w:rPr>
          </w:rPrChange>
        </w:rPr>
        <w:t xml:space="preserve">b. Apply various colors to suitably distinguish key </w:t>
      </w:r>
      <w:r w:rsidR="00CE456C" w:rsidRPr="009D6C24">
        <w:rPr>
          <w:b/>
          <w:sz w:val="32"/>
          <w:rPrChange w:id="355" w:author="rvr" w:date="2022-06-24T07:11:00Z">
            <w:rPr>
              <w:b/>
              <w:color w:val="7030A0"/>
              <w:sz w:val="32"/>
            </w:rPr>
          </w:rPrChange>
        </w:rPr>
        <w:t>words,</w:t>
      </w:r>
      <w:r w:rsidR="00FB3D86" w:rsidRPr="009D6C24">
        <w:rPr>
          <w:b/>
          <w:sz w:val="32"/>
          <w:rPrChange w:id="356" w:author="rvr" w:date="2022-06-24T07:11:00Z">
            <w:rPr>
              <w:b/>
              <w:color w:val="7030A0"/>
              <w:sz w:val="32"/>
            </w:rPr>
          </w:rPrChange>
        </w:rPr>
        <w:t xml:space="preserve"> also apply font styling like italics, underline and two other fonts to words you find </w:t>
      </w:r>
      <w:r w:rsidR="00CE456C" w:rsidRPr="009D6C24">
        <w:rPr>
          <w:b/>
          <w:sz w:val="32"/>
          <w:rPrChange w:id="357" w:author="rvr" w:date="2022-06-24T07:11:00Z">
            <w:rPr>
              <w:b/>
              <w:color w:val="7030A0"/>
              <w:sz w:val="32"/>
            </w:rPr>
          </w:rPrChange>
        </w:rPr>
        <w:t>appropriate,</w:t>
      </w:r>
      <w:r w:rsidR="00FB3D86" w:rsidRPr="009D6C24">
        <w:rPr>
          <w:b/>
          <w:sz w:val="32"/>
          <w:rPrChange w:id="358" w:author="rvr" w:date="2022-06-24T07:11:00Z">
            <w:rPr>
              <w:b/>
              <w:color w:val="7030A0"/>
              <w:sz w:val="32"/>
            </w:rPr>
          </w:rPrChange>
        </w:rPr>
        <w:t xml:space="preserve"> also use header tags. </w:t>
      </w:r>
    </w:p>
    <w:p w:rsidR="00FB3D86" w:rsidRPr="009D6C24" w:rsidRDefault="00E57E5E" w:rsidP="00F77672">
      <w:pPr>
        <w:ind w:left="720" w:hanging="720"/>
        <w:jc w:val="both"/>
        <w:rPr>
          <w:b/>
          <w:sz w:val="32"/>
          <w:rPrChange w:id="359" w:author="rvr" w:date="2022-06-24T07:11:00Z">
            <w:rPr>
              <w:b/>
              <w:color w:val="7030A0"/>
              <w:sz w:val="32"/>
            </w:rPr>
          </w:rPrChange>
        </w:rPr>
      </w:pPr>
      <w:r w:rsidRPr="009D6C24">
        <w:rPr>
          <w:b/>
          <w:sz w:val="32"/>
          <w:rPrChange w:id="360" w:author="rvr" w:date="2022-06-24T07:11:00Z">
            <w:rPr>
              <w:b/>
              <w:color w:val="7030A0"/>
              <w:sz w:val="32"/>
            </w:rPr>
          </w:rPrChange>
        </w:rPr>
        <w:t xml:space="preserve">      </w:t>
      </w:r>
      <w:r w:rsidR="00FB3D86" w:rsidRPr="009D6C24">
        <w:rPr>
          <w:b/>
          <w:sz w:val="32"/>
          <w:rPrChange w:id="361" w:author="rvr" w:date="2022-06-24T07:11:00Z">
            <w:rPr>
              <w:b/>
              <w:color w:val="7030A0"/>
              <w:sz w:val="32"/>
            </w:rPr>
          </w:rPrChange>
        </w:rPr>
        <w:t xml:space="preserve">c. Create links on the words e.g. ―Wi-Fi and ―LAN‖ to link them to Wikipedia pages. </w:t>
      </w:r>
    </w:p>
    <w:p w:rsidR="00FB3D86" w:rsidRPr="009D6C24" w:rsidRDefault="00E57E5E" w:rsidP="00F77672">
      <w:pPr>
        <w:ind w:left="720" w:hanging="720"/>
        <w:jc w:val="both"/>
        <w:rPr>
          <w:b/>
          <w:sz w:val="32"/>
          <w:rPrChange w:id="362" w:author="rvr" w:date="2022-06-24T07:11:00Z">
            <w:rPr>
              <w:b/>
              <w:color w:val="7030A0"/>
              <w:sz w:val="32"/>
            </w:rPr>
          </w:rPrChange>
        </w:rPr>
      </w:pPr>
      <w:r w:rsidRPr="009D6C24">
        <w:rPr>
          <w:b/>
          <w:sz w:val="32"/>
          <w:rPrChange w:id="363" w:author="rvr" w:date="2022-06-24T07:11:00Z">
            <w:rPr>
              <w:b/>
              <w:color w:val="7030A0"/>
              <w:sz w:val="32"/>
            </w:rPr>
          </w:rPrChange>
        </w:rPr>
        <w:t xml:space="preserve">      </w:t>
      </w:r>
      <w:r w:rsidR="00FB3D86" w:rsidRPr="009D6C24">
        <w:rPr>
          <w:b/>
          <w:sz w:val="32"/>
          <w:rPrChange w:id="364" w:author="rvr" w:date="2022-06-24T07:11:00Z">
            <w:rPr>
              <w:b/>
              <w:color w:val="7030A0"/>
              <w:sz w:val="32"/>
            </w:rPr>
          </w:rPrChange>
        </w:rPr>
        <w:t xml:space="preserve">d. Insert an image and create a link such that clicking on image takes user to other page. </w:t>
      </w:r>
    </w:p>
    <w:p w:rsidR="00FB3D86" w:rsidRDefault="00E57E5E" w:rsidP="00F77672">
      <w:pPr>
        <w:tabs>
          <w:tab w:val="left" w:pos="180"/>
        </w:tabs>
        <w:ind w:left="720" w:hanging="810"/>
        <w:jc w:val="both"/>
        <w:rPr>
          <w:b/>
          <w:sz w:val="32"/>
        </w:rPr>
      </w:pPr>
      <w:r w:rsidRPr="009D6C24">
        <w:rPr>
          <w:b/>
          <w:sz w:val="32"/>
          <w:rPrChange w:id="365" w:author="rvr" w:date="2022-06-24T07:11:00Z">
            <w:rPr>
              <w:b/>
              <w:color w:val="7030A0"/>
              <w:sz w:val="32"/>
            </w:rPr>
          </w:rPrChange>
        </w:rPr>
        <w:t xml:space="preserve">        </w:t>
      </w:r>
      <w:r w:rsidR="00FB3D86" w:rsidRPr="009D6C24">
        <w:rPr>
          <w:b/>
          <w:sz w:val="32"/>
          <w:rPrChange w:id="366" w:author="rvr" w:date="2022-06-24T07:11:00Z">
            <w:rPr>
              <w:b/>
              <w:color w:val="7030A0"/>
              <w:sz w:val="32"/>
            </w:rPr>
          </w:rPrChange>
        </w:rPr>
        <w:t xml:space="preserve">e. Change the background color of the page; </w:t>
      </w:r>
      <w:r w:rsidR="00CE456C" w:rsidRPr="009D6C24">
        <w:rPr>
          <w:b/>
          <w:sz w:val="32"/>
          <w:rPrChange w:id="367" w:author="rvr" w:date="2022-06-24T07:11:00Z">
            <w:rPr>
              <w:b/>
              <w:color w:val="7030A0"/>
              <w:sz w:val="32"/>
            </w:rPr>
          </w:rPrChange>
        </w:rPr>
        <w:t>at</w:t>
      </w:r>
      <w:r w:rsidR="00FB3D86" w:rsidRPr="009D6C24">
        <w:rPr>
          <w:b/>
          <w:sz w:val="32"/>
          <w:rPrChange w:id="368" w:author="rvr" w:date="2022-06-24T07:11:00Z">
            <w:rPr>
              <w:b/>
              <w:color w:val="7030A0"/>
              <w:sz w:val="32"/>
            </w:rPr>
          </w:rPrChange>
        </w:rPr>
        <w:t xml:space="preserve"> the bottom create a link to take user to the top of the page.  </w:t>
      </w:r>
    </w:p>
    <w:p w:rsidR="00DB53D6" w:rsidRDefault="00DB53D6" w:rsidP="00F77672">
      <w:pPr>
        <w:tabs>
          <w:tab w:val="left" w:pos="180"/>
        </w:tabs>
        <w:ind w:left="720" w:hanging="810"/>
        <w:jc w:val="both"/>
        <w:rPr>
          <w:b/>
          <w:sz w:val="32"/>
        </w:rPr>
      </w:pPr>
      <w:r>
        <w:rPr>
          <w:b/>
          <w:sz w:val="32"/>
        </w:rPr>
        <w:t>Code: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ComputerScience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Department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link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https://fonts.googleapis.com/css2?family=Raleway:wght@400;700&amp;display=swap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rel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stylesheet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scroll-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behavior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smooth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230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box-sizing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border-box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font-family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Raleway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sans-serif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header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0.149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#</w:t>
      </w:r>
      <w:r w:rsidRPr="00DB53D6">
        <w:rPr>
          <w:rFonts w:ascii="Consolas" w:eastAsia="Times New Roman" w:hAnsi="Consolas" w:cs="Times New Roman"/>
          <w:i/>
          <w:iCs/>
          <w:color w:val="3A9BF0"/>
          <w:sz w:val="21"/>
          <w:szCs w:val="21"/>
          <w:lang w:val="en-IN" w:eastAsia="en-IN"/>
        </w:rPr>
        <w:t>subhead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aliceblue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font-weight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148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237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0.434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navbar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1px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solid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black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navbar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list-style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space-evenly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flex-wrap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wrap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@</w:t>
      </w:r>
      <w:r w:rsidRPr="00DB53D6">
        <w:rPr>
          <w:rFonts w:ascii="Consolas" w:eastAsia="Times New Roman" w:hAnsi="Consolas" w:cs="Times New Roman"/>
          <w:i/>
          <w:iCs/>
          <w:color w:val="C561ED"/>
          <w:sz w:val="21"/>
          <w:szCs w:val="21"/>
          <w:lang w:val="en-IN" w:eastAsia="en-IN"/>
        </w:rPr>
        <w:t>media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max-width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800px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navbar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navg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30vh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30vw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space-around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mainwraper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mainwraper</w:t>
      </w:r>
      <w:proofErr w:type="spellEnd"/>
      <w:r w:rsidRPr="00DB53D6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80vw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text-decoration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black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navbar</w:t>
      </w:r>
      <w:proofErr w:type="spellEnd"/>
      <w:r w:rsidRPr="00DB53D6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0.071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0.2rem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mainwraper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space-around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flex-wrap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wrap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mainwraper</w:t>
      </w:r>
      <w:proofErr w:type="spellEnd"/>
      <w:r w:rsidRPr="00DB53D6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sidehead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min-content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fit-content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0.158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text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images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40%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float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left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text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0.056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images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86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191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193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0.104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images</w:t>
      </w:r>
      <w:r w:rsidRPr="00DB53D6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75%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font-weight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bold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cursor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pointer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secondblock</w:t>
      </w:r>
      <w:proofErr w:type="spellEnd"/>
      <w:r w:rsidRPr="00DB53D6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50vw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0.09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secondblock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position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relative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toup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30px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15%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98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/*</w:t>
      </w:r>
      <w:r w:rsidRPr="00DB53D6">
        <w:rPr>
          <w:rFonts w:ascii="Consolas" w:eastAsia="Times New Roman" w:hAnsi="Consolas" w:cs="Times New Roman"/>
          <w:color w:val="515454"/>
          <w:sz w:val="21"/>
          <w:szCs w:val="21"/>
          <w:lang w:val="en-IN" w:eastAsia="en-IN"/>
        </w:rPr>
        <w:t xml:space="preserve"> padding: 7px 10px; </w:t>
      </w:r>
      <w:r w:rsidRPr="00DB53D6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*/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cursor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pointer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DB53D6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header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id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RVR&amp;JC College of Engineering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id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subhead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Computer Science Department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hr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navg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navbar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home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Home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acad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Academics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peop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People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resrc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Resources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stdChap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StudentChapter</w:t>
      </w:r>
      <w:proofErr w:type="spell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ul</w:t>
      </w:r>
      <w:proofErr w:type="spell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mainwraper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sidehead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Department Profile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text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p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The R.V.R. &amp; J.C. College of Engineering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introduced the undergraduate program in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</w:t>
      </w:r>
      <w:proofErr w:type="spell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Computer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Science &amp;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    Engineering (CSE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)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/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</w:t>
      </w:r>
      <w:proofErr w:type="spell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in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1994. Since its inception, the department has grown exponentially in the areas of student intake,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quality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of academic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work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and student achievements.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The department has excellent infrastructure to support the teaching learning process. More than half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of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the class rooms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of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the department have the integrated computer-assisted teaching systems. The faculty of the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department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utilizes these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systems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to deliver lectures effectively. A new training facility named E-class room was developed in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the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year 2009.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With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https://en.wikipedia.org/wiki/Wi-Fi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target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_blank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Wifi</w:t>
      </w:r>
      <w:proofErr w:type="spell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and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https://en.wikipedia.org/wiki/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Local_area_network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target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_blank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Lan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facility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in every Lab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and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Class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Room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The department is well supported in academics by qualified and experienced faculty including six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doctorates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 The faculty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members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of the department actively pursue research in their respective areas and publish research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papers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in renowned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journals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. The students are encouraged to participate in national and international conferences,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workshops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, student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symposiums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and to publish papers in national / international journals.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The department strives towards delivering quality education to the students. This fact is attested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to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by the National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Board of Accreditation (NBA). The department of CSE received accreditation from NBA for 5 times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during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2002, 2007, 2012,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                    2017 and 2021. The department invites experts from premiere educational institutions and the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industry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to conduct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seminars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/ workshops on the advanced topics in Computer Science.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p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images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acc_main.jpg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alt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Sarasvathi</w:t>
      </w:r>
      <w:proofErr w:type="spellEnd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 xml:space="preserve"> Devi Statue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br</w:t>
      </w:r>
      <w:proofErr w:type="spellEnd"/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cite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Sarasvathi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Statue in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Cyber block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cite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secondblock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Here</w:t>
      </w:r>
      <w:proofErr w:type="gram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is The Main website of the RVRJCCE CSE Department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http://cse.rvrjcce.ac.in/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proofErr w:type="spellStart"/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https://images4.content-hci.com/commimg/myhotcourses/blog/post/myhc_89683.jpg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alt</w:t>
      </w:r>
      <w:proofErr w:type="gram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ComputerScience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Click Here To </w:t>
      </w:r>
      <w:proofErr w:type="spell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Naviagate</w:t>
      </w:r>
      <w:proofErr w:type="spellEnd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to the </w:t>
      </w:r>
      <w:proofErr w:type="spell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website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uarr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toup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DB53D6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DB53D6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#head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p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To Top </w:t>
      </w:r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proofErr w:type="gramStart"/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uarr</w:t>
      </w:r>
      <w:proofErr w:type="spellEnd"/>
      <w:r w:rsidRPr="00DB53D6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proofErr w:type="gramEnd"/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p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DB53D6" w:rsidRPr="00DB53D6" w:rsidRDefault="00DB53D6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DB53D6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DB53D6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DB53D6" w:rsidRDefault="00DB53D6" w:rsidP="00F77672">
      <w:pPr>
        <w:tabs>
          <w:tab w:val="left" w:pos="180"/>
        </w:tabs>
        <w:ind w:left="720" w:hanging="810"/>
        <w:jc w:val="both"/>
        <w:rPr>
          <w:b/>
          <w:sz w:val="32"/>
        </w:rPr>
      </w:pPr>
    </w:p>
    <w:p w:rsidR="00DB53D6" w:rsidRDefault="00DB53D6" w:rsidP="00F77672">
      <w:pPr>
        <w:tabs>
          <w:tab w:val="left" w:pos="180"/>
        </w:tabs>
        <w:ind w:left="720" w:hanging="810"/>
        <w:jc w:val="both"/>
        <w:rPr>
          <w:b/>
          <w:sz w:val="32"/>
        </w:rPr>
      </w:pPr>
      <w:r>
        <w:rPr>
          <w:b/>
          <w:sz w:val="32"/>
        </w:rPr>
        <w:t>Output:</w:t>
      </w:r>
    </w:p>
    <w:p w:rsidR="00DB53D6" w:rsidRDefault="00DB53D6" w:rsidP="00F77672">
      <w:pPr>
        <w:tabs>
          <w:tab w:val="left" w:pos="180"/>
        </w:tabs>
        <w:ind w:left="720" w:hanging="810"/>
        <w:jc w:val="both"/>
        <w:rPr>
          <w:b/>
          <w:sz w:val="32"/>
        </w:rPr>
      </w:pPr>
      <w:r>
        <w:rPr>
          <w:b/>
          <w:noProof/>
          <w:sz w:val="32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D6" w:rsidRDefault="00DB53D6" w:rsidP="00F77672">
      <w:pPr>
        <w:tabs>
          <w:tab w:val="left" w:pos="180"/>
        </w:tabs>
        <w:ind w:left="720" w:hanging="810"/>
        <w:jc w:val="both"/>
        <w:rPr>
          <w:b/>
          <w:sz w:val="32"/>
        </w:rPr>
      </w:pPr>
      <w:r>
        <w:rPr>
          <w:b/>
          <w:noProof/>
          <w:sz w:val="32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D6" w:rsidRPr="009D6C24" w:rsidRDefault="00DB53D6" w:rsidP="00F77672">
      <w:pPr>
        <w:tabs>
          <w:tab w:val="left" w:pos="180"/>
        </w:tabs>
        <w:ind w:left="720" w:hanging="810"/>
        <w:jc w:val="both"/>
        <w:rPr>
          <w:b/>
          <w:sz w:val="32"/>
          <w:rPrChange w:id="369" w:author="rvr" w:date="2022-06-24T07:11:00Z">
            <w:rPr>
              <w:b/>
              <w:color w:val="7030A0"/>
              <w:sz w:val="32"/>
            </w:rPr>
          </w:rPrChange>
        </w:rPr>
      </w:pPr>
    </w:p>
    <w:p w:rsidR="00FB3D86" w:rsidRDefault="00FB3D86" w:rsidP="00F77672">
      <w:pPr>
        <w:ind w:left="180" w:hanging="270"/>
        <w:jc w:val="both"/>
        <w:rPr>
          <w:b/>
          <w:sz w:val="32"/>
        </w:rPr>
      </w:pPr>
      <w:r w:rsidRPr="009D6C24">
        <w:rPr>
          <w:b/>
          <w:sz w:val="32"/>
          <w:szCs w:val="32"/>
        </w:rPr>
        <w:t>4.</w:t>
      </w:r>
      <w:r w:rsidRPr="009D6C24">
        <w:rPr>
          <w:b/>
          <w:sz w:val="32"/>
          <w:rPrChange w:id="370" w:author="rvr" w:date="2022-06-24T07:11:00Z">
            <w:rPr>
              <w:b/>
              <w:color w:val="C45911" w:themeColor="accent2" w:themeShade="BF"/>
              <w:sz w:val="32"/>
            </w:rPr>
          </w:rPrChange>
        </w:rPr>
        <w:t xml:space="preserve">Develop static pages (using only HTML) of an online book store, the pages should resemble: www.amazon.com, the website should consist the following pages, home page, registration and user login, user profile page, books catalog, shopping cart, payment by credit card, order confirmation.  </w:t>
      </w:r>
    </w:p>
    <w:p w:rsidR="00F77672" w:rsidRDefault="00F77672" w:rsidP="00F77672">
      <w:pPr>
        <w:ind w:left="180" w:hanging="270"/>
        <w:jc w:val="both"/>
        <w:rPr>
          <w:b/>
          <w:sz w:val="32"/>
        </w:rPr>
      </w:pPr>
    </w:p>
    <w:p w:rsidR="00F77672" w:rsidRDefault="00F77672" w:rsidP="00F77672">
      <w:pPr>
        <w:ind w:left="180" w:hanging="270"/>
        <w:jc w:val="both"/>
        <w:rPr>
          <w:b/>
          <w:sz w:val="32"/>
        </w:rPr>
      </w:pPr>
      <w:r>
        <w:rPr>
          <w:b/>
          <w:sz w:val="32"/>
        </w:rPr>
        <w:t>Code: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proofErr w:type="gramStart"/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&lt;!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DOCTYPE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html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lang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en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proofErr w:type="gramEnd"/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charset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UTF-8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http-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equiv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X-UA-Compatible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IE=edge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meta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name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viewport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content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width=device-width, initial-scale=1.0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Book-Nation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title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link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https://fonts.googleapis.com/css2?family=Abril+Fatface&amp;family=Zilla+Slab&amp;family=Plus+Jakarta+Sans:wght@200&amp;display=swap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rel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stylesheet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link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rel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stylesheet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https://fonts.googleapis.com/css2?family=Material+Symbols+Rounded:opsz</w:t>
      </w:r>
      <w:proofErr w:type="gram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,wght,FILL,GRAD@48,400,0,0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/&gt;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proofErr w:type="gramEnd"/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box-sizing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border-box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font-family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</w:t>
      </w:r>
      <w:proofErr w:type="spell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Zilla</w:t>
      </w:r>
      <w:proofErr w:type="spellEnd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 xml:space="preserve"> Slab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serif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white-space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nowrap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100vw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logo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aliceblue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header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flex-wrap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wrap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space-between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100vw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D9AFD9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background-image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linear-gradient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63deg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D9AFD9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0%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97D9E1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100%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header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name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color w:val="36B3D5"/>
          <w:sz w:val="21"/>
          <w:szCs w:val="21"/>
          <w:lang w:val="en-IN" w:eastAsia="en-IN"/>
        </w:rPr>
        <w:t>rgba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255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0.405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login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pStyle w:val="Heading1"/>
        <w:rPr>
          <w:rFonts w:eastAsia="Times New Roman"/>
          <w:color w:val="CEDBDB"/>
          <w:lang w:val="en-IN" w:eastAsia="en-IN"/>
        </w:rPr>
      </w:pPr>
      <w:r w:rsidRPr="00F77672">
        <w:rPr>
          <w:rFonts w:eastAsia="Times New Roman"/>
          <w:color w:val="CEDBDB"/>
          <w:lang w:val="en-IN" w:eastAsia="en-IN"/>
        </w:rPr>
        <w:lastRenderedPageBreak/>
        <w:t xml:space="preserve">            </w:t>
      </w:r>
      <w:proofErr w:type="gramStart"/>
      <w:r w:rsidRPr="00F77672">
        <w:rPr>
          <w:rFonts w:eastAsia="Times New Roman"/>
          <w:lang w:val="en-IN" w:eastAsia="en-IN"/>
        </w:rPr>
        <w:t>justify-content</w:t>
      </w:r>
      <w:proofErr w:type="gramEnd"/>
      <w:r w:rsidRPr="00F77672">
        <w:rPr>
          <w:rFonts w:eastAsia="Times New Roman"/>
          <w:color w:val="D78CE8"/>
          <w:lang w:val="en-IN" w:eastAsia="en-IN"/>
        </w:rPr>
        <w:t>:</w:t>
      </w:r>
      <w:r w:rsidRPr="00F77672">
        <w:rPr>
          <w:rFonts w:eastAsia="Times New Roman"/>
          <w:color w:val="CEDBDB"/>
          <w:lang w:val="en-IN" w:eastAsia="en-IN"/>
        </w:rPr>
        <w:t xml:space="preserve"> </w:t>
      </w:r>
      <w:proofErr w:type="spellStart"/>
      <w:r w:rsidRPr="00F77672">
        <w:rPr>
          <w:rFonts w:eastAsia="Times New Roman"/>
          <w:b/>
          <w:bCs/>
          <w:color w:val="D09361"/>
          <w:lang w:val="en-IN" w:eastAsia="en-IN"/>
        </w:rPr>
        <w:t>center</w:t>
      </w:r>
      <w:proofErr w:type="spellEnd"/>
      <w:r w:rsidRPr="00F77672">
        <w:rPr>
          <w:rFonts w:eastAsia="Times New Roman"/>
          <w:color w:val="D78CE8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menu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100vw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flex-wrap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wrap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99FEFF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menu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signin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margin-left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97dae124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space-evenly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form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input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30vw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hidden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ffffffc2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24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menu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00000027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/*</w:t>
      </w:r>
      <w:r w:rsidRPr="00F77672">
        <w:rPr>
          <w:rFonts w:ascii="Consolas" w:eastAsia="Times New Roman" w:hAnsi="Consolas" w:cs="Times New Roman"/>
          <w:color w:val="515454"/>
          <w:sz w:val="21"/>
          <w:szCs w:val="21"/>
          <w:lang w:val="en-IN" w:eastAsia="en-IN"/>
        </w:rPr>
        <w:t xml:space="preserve"> height: 20px; </w:t>
      </w:r>
      <w:r w:rsidRPr="00F77672">
        <w:rPr>
          <w:rFonts w:ascii="Consolas" w:eastAsia="Times New Roman" w:hAnsi="Consolas" w:cs="Times New Roman"/>
          <w:b/>
          <w:bCs/>
          <w:i/>
          <w:iCs/>
          <w:color w:val="515454"/>
          <w:sz w:val="21"/>
          <w:szCs w:val="21"/>
          <w:lang w:val="en-IN" w:eastAsia="en-IN"/>
        </w:rPr>
        <w:t>*/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font-weight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bold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text-decoration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lib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space-between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e1d0f0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lib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cursor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pointer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product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width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70vw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auto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margin-top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5vh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margin-bottom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5vh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row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justify-content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space-evenly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00343f10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panel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d9afd92c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panel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image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height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40vh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image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price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font-family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Plus Jakarta Sans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',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sans-serif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94daff4a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align-items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buy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flex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buy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padding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10px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border-radius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margin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5px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</w:t>
      </w:r>
      <w:proofErr w:type="gramEnd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align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center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addtocart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2px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solid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ff839e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addtocart</w:t>
      </w:r>
      <w:proofErr w:type="spellEnd"/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ff839e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buynow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background-</w:t>
      </w:r>
      <w:proofErr w:type="spell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ff839e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border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2px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solid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ff839e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text-decoration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color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78CE8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b/>
          <w:bCs/>
          <w:color w:val="C561ED"/>
          <w:sz w:val="21"/>
          <w:szCs w:val="21"/>
          <w:lang w:val="en-IN" w:eastAsia="en-IN"/>
        </w:rPr>
        <w:t>000000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font-weight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600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@</w:t>
      </w:r>
      <w:r w:rsidRPr="00F77672">
        <w:rPr>
          <w:rFonts w:ascii="Consolas" w:eastAsia="Times New Roman" w:hAnsi="Consolas" w:cs="Times New Roman"/>
          <w:i/>
          <w:iCs/>
          <w:color w:val="C561ED"/>
          <w:sz w:val="21"/>
          <w:szCs w:val="21"/>
          <w:lang w:val="en-IN" w:eastAsia="en-IN"/>
        </w:rPr>
        <w:t>media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(</w:t>
      </w:r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max-width</w:t>
      </w:r>
      <w:proofErr w:type="gramStart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F4A556"/>
          <w:sz w:val="21"/>
          <w:szCs w:val="21"/>
          <w:lang w:val="en-IN" w:eastAsia="en-IN"/>
        </w:rPr>
        <w:t>800px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)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menu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form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none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menu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ED6851"/>
          <w:sz w:val="21"/>
          <w:szCs w:val="21"/>
          <w:lang w:val="en-IN" w:eastAsia="en-IN"/>
        </w:rPr>
        <w:t>&gt;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form</w:t>
      </w:r>
      <w:proofErr w:type="gramStart"/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hover</w:t>
      </w:r>
      <w:proofErr w:type="spellEnd"/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display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block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product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i/>
          <w:iCs/>
          <w:color w:val="D78CE8"/>
          <w:sz w:val="21"/>
          <w:szCs w:val="21"/>
          <w:lang w:val="en-IN" w:eastAsia="en-IN"/>
        </w:rPr>
        <w:t>.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A8DC41"/>
          <w:sz w:val="21"/>
          <w:szCs w:val="21"/>
          <w:lang w:val="en-IN" w:eastAsia="en-IN"/>
        </w:rPr>
        <w:t>mainbody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{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proofErr w:type="gramStart"/>
      <w:r w:rsidRPr="00F77672">
        <w:rPr>
          <w:rFonts w:ascii="Consolas" w:eastAsia="Times New Roman" w:hAnsi="Consolas" w:cs="Times New Roman"/>
          <w:color w:val="41A57B"/>
          <w:sz w:val="21"/>
          <w:szCs w:val="21"/>
          <w:lang w:val="en-IN" w:eastAsia="en-IN"/>
        </w:rPr>
        <w:t>flex-direction</w:t>
      </w:r>
      <w:proofErr w:type="gram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: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09361"/>
          <w:sz w:val="21"/>
          <w:szCs w:val="21"/>
          <w:lang w:val="en-IN" w:eastAsia="en-IN"/>
        </w:rPr>
        <w:t>column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}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style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head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proofErr w:type="gramEnd"/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content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header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logo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Nlogo.png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alt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Logo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name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Book-Nation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h1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menu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home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Home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search.png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alt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form</w:t>
      </w:r>
      <w:proofErr w:type="gramEnd"/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input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type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search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placeholder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 xml:space="preserve">      Search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form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signin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Sign In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login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Log In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material-symbols-rounded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login</w:t>
      </w:r>
      <w:proofErr w:type="gramEnd"/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product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image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spell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img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src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https://upload.wikimedia.org/wikipedia/en/b/b9/Girl_in_room_105.png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alt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The Book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The Girl in room 105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proofErr w:type="gramStart"/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cite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By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proofErr w:type="spell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Chetan</w:t>
      </w:r>
      <w:proofErr w:type="spell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Bhagat</w:t>
      </w:r>
      <w:proofErr w:type="spellEnd"/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cite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panel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price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Price: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nbsp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199.99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h2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&amp;</w:t>
      </w:r>
      <w:proofErr w:type="spell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nbsp</w:t>
      </w:r>
      <w:proofErr w:type="spellEnd"/>
      <w:proofErr w:type="gramStart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;&amp;</w:t>
      </w:r>
      <w:proofErr w:type="gramEnd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#x20B9;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h3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lib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like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span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material-symbols-rounded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    </w:t>
      </w:r>
      <w:proofErr w:type="spellStart"/>
      <w:proofErr w:type="gram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favorite</w:t>
      </w:r>
      <w:proofErr w:type="spellEnd"/>
      <w:proofErr w:type="gramEnd"/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span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share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span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material-symbols-rounded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share</w:t>
      </w:r>
      <w:proofErr w:type="gramEnd"/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span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rate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span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material-symbols-rounded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    </w:t>
      </w:r>
      <w:proofErr w:type="gramStart"/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reviews</w:t>
      </w:r>
      <w:proofErr w:type="gramEnd"/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span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buy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addtocart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Add to Cart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class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proofErr w:type="spellStart"/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buynow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 </w:t>
      </w:r>
      <w:proofErr w:type="spellStart"/>
      <w:r w:rsidRPr="00F77672">
        <w:rPr>
          <w:rFonts w:ascii="Consolas" w:eastAsia="Times New Roman" w:hAnsi="Consolas" w:cs="Times New Roman"/>
          <w:i/>
          <w:iCs/>
          <w:color w:val="D8BB50"/>
          <w:sz w:val="21"/>
          <w:szCs w:val="21"/>
          <w:lang w:val="en-IN" w:eastAsia="en-IN"/>
        </w:rPr>
        <w:t>href</w:t>
      </w:r>
      <w:proofErr w:type="spellEnd"/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="</w:t>
      </w:r>
      <w:r w:rsidRPr="00F77672">
        <w:rPr>
          <w:rFonts w:ascii="Consolas" w:eastAsia="Times New Roman" w:hAnsi="Consolas" w:cs="Times New Roman"/>
          <w:color w:val="5DCB9B"/>
          <w:sz w:val="21"/>
          <w:szCs w:val="21"/>
          <w:lang w:val="en-IN" w:eastAsia="en-IN"/>
        </w:rPr>
        <w:t>#</w:t>
      </w:r>
      <w:r w:rsidRPr="00F77672">
        <w:rPr>
          <w:rFonts w:ascii="Consolas" w:eastAsia="Times New Roman" w:hAnsi="Consolas" w:cs="Times New Roman"/>
          <w:color w:val="D78CE8"/>
          <w:sz w:val="21"/>
          <w:szCs w:val="21"/>
          <w:lang w:val="en-IN" w:eastAsia="en-IN"/>
        </w:rPr>
        <w:t>"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>Buy Now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a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lastRenderedPageBreak/>
        <w:t xml:space="preserve">    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  <w:t xml:space="preserve">    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div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body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</w:p>
    <w:p w:rsidR="00F77672" w:rsidRPr="00F77672" w:rsidRDefault="00F77672" w:rsidP="00F77672">
      <w:pPr>
        <w:shd w:val="clear" w:color="auto" w:fill="1C1D27"/>
        <w:spacing w:after="0" w:line="285" w:lineRule="atLeast"/>
        <w:jc w:val="both"/>
        <w:rPr>
          <w:rFonts w:ascii="Consolas" w:eastAsia="Times New Roman" w:hAnsi="Consolas" w:cs="Times New Roman"/>
          <w:color w:val="CEDBDB"/>
          <w:sz w:val="21"/>
          <w:szCs w:val="21"/>
          <w:lang w:val="en-IN" w:eastAsia="en-IN"/>
        </w:rPr>
      </w:pP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&lt;/</w:t>
      </w:r>
      <w:r w:rsidRPr="00F77672">
        <w:rPr>
          <w:rFonts w:ascii="Consolas" w:eastAsia="Times New Roman" w:hAnsi="Consolas" w:cs="Times New Roman"/>
          <w:color w:val="E33939"/>
          <w:sz w:val="21"/>
          <w:szCs w:val="21"/>
          <w:lang w:val="en-IN" w:eastAsia="en-IN"/>
        </w:rPr>
        <w:t>html</w:t>
      </w:r>
      <w:r w:rsidRPr="00F77672">
        <w:rPr>
          <w:rFonts w:ascii="Consolas" w:eastAsia="Times New Roman" w:hAnsi="Consolas" w:cs="Times New Roman"/>
          <w:b/>
          <w:bCs/>
          <w:color w:val="D3367A"/>
          <w:sz w:val="21"/>
          <w:szCs w:val="21"/>
          <w:lang w:val="en-IN" w:eastAsia="en-IN"/>
        </w:rPr>
        <w:t>&gt;</w:t>
      </w:r>
    </w:p>
    <w:p w:rsidR="00F77672" w:rsidRDefault="00F77672" w:rsidP="00F77672">
      <w:pPr>
        <w:ind w:left="180" w:hanging="270"/>
        <w:jc w:val="both"/>
        <w:rPr>
          <w:b/>
          <w:sz w:val="32"/>
        </w:rPr>
      </w:pPr>
    </w:p>
    <w:p w:rsidR="00F77672" w:rsidRDefault="00F77672" w:rsidP="00F77672">
      <w:pPr>
        <w:ind w:left="180" w:hanging="270"/>
        <w:jc w:val="both"/>
        <w:rPr>
          <w:b/>
          <w:sz w:val="32"/>
        </w:rPr>
      </w:pPr>
      <w:r>
        <w:rPr>
          <w:b/>
          <w:sz w:val="32"/>
        </w:rPr>
        <w:t>Output:</w:t>
      </w:r>
    </w:p>
    <w:p w:rsidR="00F77672" w:rsidRPr="009D6C24" w:rsidRDefault="00F77672" w:rsidP="00F77672">
      <w:pPr>
        <w:ind w:left="180" w:hanging="270"/>
        <w:jc w:val="both"/>
        <w:rPr>
          <w:b/>
          <w:sz w:val="32"/>
          <w:rPrChange w:id="371" w:author="rvr" w:date="2022-06-24T07:11:00Z">
            <w:rPr>
              <w:b/>
              <w:color w:val="C45911" w:themeColor="accent2" w:themeShade="BF"/>
              <w:sz w:val="32"/>
            </w:rPr>
          </w:rPrChange>
        </w:rPr>
      </w:pPr>
      <w:r>
        <w:rPr>
          <w:b/>
          <w:noProof/>
          <w:sz w:val="32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21" w:rsidRDefault="000C0F21" w:rsidP="00F77672">
      <w:pPr>
        <w:jc w:val="both"/>
        <w:rPr>
          <w:b/>
          <w:sz w:val="52"/>
          <w:szCs w:val="52"/>
        </w:rPr>
      </w:pPr>
    </w:p>
    <w:p w:rsidR="00F77672" w:rsidRPr="009D6C24" w:rsidRDefault="00F77672" w:rsidP="00F77672">
      <w:pPr>
        <w:jc w:val="both"/>
        <w:rPr>
          <w:b/>
          <w:sz w:val="52"/>
          <w:szCs w:val="52"/>
        </w:rPr>
      </w:pPr>
      <w:r>
        <w:rPr>
          <w:b/>
          <w:noProof/>
          <w:sz w:val="52"/>
          <w:szCs w:val="52"/>
          <w:lang w:val="en-IN" w:eastAsia="en-IN"/>
        </w:rPr>
        <w:lastRenderedPageBreak/>
        <w:drawing>
          <wp:inline distT="0" distB="0" distL="0" distR="0">
            <wp:extent cx="3589331" cy="618797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6-24 0724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86" w:rsidRPr="009D6C24" w:rsidRDefault="00FB3D86" w:rsidP="00F77672">
      <w:pPr>
        <w:jc w:val="both"/>
        <w:rPr>
          <w:b/>
          <w:sz w:val="52"/>
          <w:szCs w:val="52"/>
        </w:rPr>
      </w:pPr>
      <w:r w:rsidRPr="009D6C24">
        <w:rPr>
          <w:b/>
          <w:sz w:val="52"/>
          <w:szCs w:val="52"/>
        </w:rPr>
        <w:t>CSS</w:t>
      </w:r>
    </w:p>
    <w:p w:rsidR="000C0F21" w:rsidRPr="009D6C24" w:rsidRDefault="000C0F21" w:rsidP="00F77672">
      <w:pPr>
        <w:jc w:val="both"/>
        <w:rPr>
          <w:b/>
          <w:sz w:val="52"/>
          <w:szCs w:val="52"/>
        </w:rPr>
      </w:pPr>
    </w:p>
    <w:p w:rsidR="00FB3D86" w:rsidRPr="009D6C24" w:rsidRDefault="00FB3D86" w:rsidP="00F77672">
      <w:pPr>
        <w:ind w:left="360" w:hanging="360"/>
        <w:jc w:val="both"/>
        <w:rPr>
          <w:b/>
          <w:sz w:val="32"/>
          <w:szCs w:val="32"/>
        </w:rPr>
      </w:pPr>
      <w:r w:rsidRPr="009D6C24">
        <w:rPr>
          <w:b/>
          <w:sz w:val="32"/>
          <w:szCs w:val="32"/>
        </w:rPr>
        <w:t>5</w:t>
      </w:r>
      <w:r w:rsidRPr="009D6C24">
        <w:rPr>
          <w:b/>
          <w:sz w:val="32"/>
          <w:rPrChange w:id="372" w:author="rvr" w:date="2022-06-24T07:11:00Z">
            <w:rPr>
              <w:b/>
              <w:color w:val="FFC000"/>
              <w:sz w:val="32"/>
            </w:rPr>
          </w:rPrChange>
        </w:rPr>
        <w:t>.</w:t>
      </w:r>
      <w:r w:rsidR="000C0F21" w:rsidRPr="009D6C24">
        <w:rPr>
          <w:b/>
          <w:sz w:val="32"/>
          <w:rPrChange w:id="373" w:author="rvr" w:date="2022-06-24T07:11:00Z">
            <w:rPr>
              <w:b/>
              <w:color w:val="FFC000"/>
              <w:sz w:val="32"/>
            </w:rPr>
          </w:rPrChange>
        </w:rPr>
        <w:t xml:space="preserve"> </w:t>
      </w:r>
      <w:r w:rsidRPr="009D6C24">
        <w:rPr>
          <w:b/>
          <w:sz w:val="32"/>
          <w:rPrChange w:id="374" w:author="rvr" w:date="2022-06-24T07:11:00Z">
            <w:rPr>
              <w:b/>
              <w:color w:val="FFC000"/>
              <w:sz w:val="32"/>
            </w:rPr>
          </w:rPrChange>
        </w:rPr>
        <w:t xml:space="preserve">Write an HTML page that contains a selection box with a list of 5 countries, when the user selects a country, its capital should be </w:t>
      </w:r>
      <w:r w:rsidRPr="009D6C24">
        <w:rPr>
          <w:b/>
          <w:sz w:val="32"/>
          <w:rPrChange w:id="375" w:author="rvr" w:date="2022-06-24T07:11:00Z">
            <w:rPr>
              <w:b/>
              <w:color w:val="FFC000"/>
              <w:sz w:val="32"/>
            </w:rPr>
          </w:rPrChange>
        </w:rPr>
        <w:lastRenderedPageBreak/>
        <w:t xml:space="preserve">printed next to the list; Add CSS to customize the properties of the font of the capital (color, bold and font size).  </w:t>
      </w:r>
    </w:p>
    <w:sectPr w:rsidR="00FB3D86" w:rsidRPr="009D6C2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B0A" w:rsidRDefault="00D21B0A" w:rsidP="00CE456C">
      <w:pPr>
        <w:spacing w:after="0" w:line="240" w:lineRule="auto"/>
      </w:pPr>
      <w:r>
        <w:separator/>
      </w:r>
    </w:p>
  </w:endnote>
  <w:endnote w:type="continuationSeparator" w:id="0">
    <w:p w:rsidR="00D21B0A" w:rsidRDefault="00D21B0A" w:rsidP="00CE456C">
      <w:pPr>
        <w:spacing w:after="0" w:line="240" w:lineRule="auto"/>
      </w:pPr>
      <w:r>
        <w:continuationSeparator/>
      </w:r>
    </w:p>
  </w:endnote>
  <w:endnote w:type="continuationNotice" w:id="1">
    <w:p w:rsidR="00D21B0A" w:rsidRDefault="00D21B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3D6" w:rsidRDefault="00DB53D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56C" w:rsidRDefault="00CE456C">
    <w:pPr>
      <w:pStyle w:val="Footer"/>
    </w:pPr>
  </w:p>
  <w:p w:rsidR="00CE456C" w:rsidRDefault="00CE456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3D6" w:rsidRDefault="00DB53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B0A" w:rsidRDefault="00D21B0A" w:rsidP="00CE456C">
      <w:pPr>
        <w:spacing w:after="0" w:line="240" w:lineRule="auto"/>
      </w:pPr>
      <w:r>
        <w:separator/>
      </w:r>
    </w:p>
  </w:footnote>
  <w:footnote w:type="continuationSeparator" w:id="0">
    <w:p w:rsidR="00D21B0A" w:rsidRDefault="00D21B0A" w:rsidP="00CE456C">
      <w:pPr>
        <w:spacing w:after="0" w:line="240" w:lineRule="auto"/>
      </w:pPr>
      <w:r>
        <w:continuationSeparator/>
      </w:r>
    </w:p>
  </w:footnote>
  <w:footnote w:type="continuationNotice" w:id="1">
    <w:p w:rsidR="00D21B0A" w:rsidRDefault="00D21B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3D6" w:rsidRDefault="00DB53D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C24" w:rsidRDefault="009D6C2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53D6" w:rsidRDefault="00DB53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182E73"/>
    <w:multiLevelType w:val="hybridMultilevel"/>
    <w:tmpl w:val="1F207BEA"/>
    <w:lvl w:ilvl="0" w:tplc="0E2295E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D34"/>
    <w:rsid w:val="0005473E"/>
    <w:rsid w:val="000C0F21"/>
    <w:rsid w:val="001018E9"/>
    <w:rsid w:val="002C12A8"/>
    <w:rsid w:val="003C089E"/>
    <w:rsid w:val="009D6C24"/>
    <w:rsid w:val="009F6A20"/>
    <w:rsid w:val="00B91D34"/>
    <w:rsid w:val="00CE456C"/>
    <w:rsid w:val="00D21B0A"/>
    <w:rsid w:val="00DB53D6"/>
    <w:rsid w:val="00E57E5E"/>
    <w:rsid w:val="00EC1E98"/>
    <w:rsid w:val="00F54064"/>
    <w:rsid w:val="00F77672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B5B962-7F06-40EB-859F-2F14EE21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D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4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56C"/>
  </w:style>
  <w:style w:type="paragraph" w:styleId="Footer">
    <w:name w:val="footer"/>
    <w:basedOn w:val="Normal"/>
    <w:link w:val="FooterChar"/>
    <w:uiPriority w:val="99"/>
    <w:unhideWhenUsed/>
    <w:rsid w:val="00CE4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56C"/>
  </w:style>
  <w:style w:type="paragraph" w:styleId="Revision">
    <w:name w:val="Revision"/>
    <w:hidden/>
    <w:uiPriority w:val="99"/>
    <w:semiHidden/>
    <w:rsid w:val="009D6C2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6C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C2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776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9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602E2-381D-4D30-9219-C283DB2FB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5169</Words>
  <Characters>29466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rvr</Company>
  <LinksUpToDate>false</LinksUpToDate>
  <CharactersWithSpaces>34566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rvr</dc:creator>
  <cp:keywords/>
  <dc:description/>
  <cp:lastModifiedBy>Ujjwal</cp:lastModifiedBy>
  <cp:revision>2</cp:revision>
  <dcterms:created xsi:type="dcterms:W3CDTF">2022-06-24T01:58:00Z</dcterms:created>
  <dcterms:modified xsi:type="dcterms:W3CDTF">2022-06-24T01:58:00Z</dcterms:modified>
</cp:coreProperties>
</file>